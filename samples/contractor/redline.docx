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1. Services</w:t>
      </w:r>
    </w:p>
    <w:p>
      <w:r>
        <w:t xml:space="preserve">Contractor will design the Harbor Street wayfinding sketches described in the statement of work.</w:t>
      </w:r>
    </w:p>
    <w:p>
      <w:r>
        <w:t xml:space="preserve">2. Payment</w:t>
      </w:r>
    </w:p>
    <w:p>
      <w:r>
        <w:t xml:space="preserve">Client shall pay a fixed fee of </w:t>
      </w:r>
      <w:del w:id="10" w:author="Clause Diff" w:date="2026-10-09T06:24:30Z">
        <w:r>
          <w:delText xml:space="preserve">$8,500,</w:delText>
        </w:r>
      </w:del>
      <w:ins w:id="11" w:author="Clause Diff" w:date="2026-10-09T06:24:30Z">
        <w:r>
          <w:t xml:space="preserve">$11,000,</w:t>
        </w:r>
      </w:ins>
      <w:r>
        <w:t xml:space="preserve"> half on signature and half on delivery.</w:t>
      </w:r>
    </w:p>
    <w:p>
      <w:commentRangeStart w:id="1"/>
      <w:commentRangeStart w:id="2"/>
      <w:r>
        <w:t xml:space="preserve">3. Term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p>
      <w:ins w:id="12" w:author="Clause Diff" w:date="2026-10-09T06:24:30Z">
        <w:r>
          <w:t xml:space="preserve">This Agreement ends one (1) month after the Effective Date and shall automatically renew for successive one (1) month terms until Client gives notice.</w:t>
        </w:r>
      </w:ins>
      <w:del w:id="13" w:author="Clause Diff" w:date="2026-10-09T06:24:30Z">
        <w:r>
          <w:delText xml:space="preserve"> This Agreement ends six (6) months after the Effective Date unless the work is delivered sooner.</w:delText>
        </w:r>
      </w:del>
    </w:p>
    <w:p>
      <w:commentRangeStart w:id="3"/>
      <w:r>
        <w:t xml:space="preserve">4. Intellectual Property</w:t>
      </w:r>
      <w:commentRangeEnd w:id="3"/>
      <w:r>
        <w:rPr>
          <w:rStyle w:val="CommentReference"/>
        </w:rPr>
        <w:commentReference w:id="3"/>
      </w:r>
    </w:p>
    <w:p>
      <w:ins w:id="14" w:author="Clause Diff" w:date="2026-10-09T06:24:30Z">
        <w:r>
          <w:t xml:space="preserve">Contractor owns the deliverables and grants Client a non-exclusive license to use them for the Harbor Street project only.</w:t>
        </w:r>
      </w:ins>
      <w:del w:id="15" w:author="Clause Diff" w:date="2026-10-09T06:24:30Z">
        <w:r>
          <w:delText xml:space="preserve"> Upon payment in full, Client owns the final deliverables. Contractor keeps its pre-existing tools.</w:delText>
        </w:r>
      </w:del>
    </w:p>
    <w:p>
      <w:commentRangeStart w:id="4"/>
      <w:ins w:id="16" w:author="Clause Diff" w:date="2026-10-09T06:24:30Z">
        <w:r>
          <w:t xml:space="preserve">5. Non-Solicit</w:t>
        </w:r>
      </w:ins>
      <w:commentRangeEnd w:id="4"/>
      <w:r>
        <w:rPr>
          <w:rStyle w:val="CommentReference"/>
        </w:rPr>
        <w:commentReference w:id="4"/>
      </w:r>
    </w:p>
    <w:p>
      <w:ins w:id="17" w:author="Clause Diff" w:date="2026-10-09T06:24:30Z">
        <w:r>
          <w:t xml:space="preserve">Client shall not solicit Contractor's employees during the term and for one (1) year after it ends.</w:t>
        </w:r>
      </w:ins>
    </w:p>
    <w:p>
      <w:commentRangeStart w:id="5"/>
      <w:del w:id="18" w:author="Clause Diff" w:date="2026-10-09T06:24:30Z">
        <w:r>
          <w:delText xml:space="preserve">5. Limitation of Liability</w:delText>
        </w:r>
      </w:del>
      <w:commentRangeEnd w:id="5"/>
      <w:r>
        <w:rPr>
          <w:rStyle w:val="CommentReference"/>
        </w:rPr>
        <w:commentReference w:id="5"/>
      </w:r>
    </w:p>
    <w:p>
      <w:del w:id="19" w:author="Clause Diff" w:date="2026-10-09T06:24:30Z">
        <w:r>
          <w:delText xml:space="preserve">Each party's aggregate liability is capped at the fees paid under this Agreement.</w:delText>
        </w:r>
      </w:del>
    </w:p>
    <w:p>
      <w:commentRangeStart w:id="6"/>
      <w:commentRangeStart w:id="7"/>
      <w:r>
        <w:t xml:space="preserve">6. Governing Law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>
      <w:r>
        <w:t xml:space="preserve">This Agreement is governed by the laws of the State of </w:t>
      </w:r>
      <w:del w:id="20" w:author="Clause Diff" w:date="2026-10-09T06:24:30Z">
        <w:r>
          <w:delText xml:space="preserve">Illinois.</w:delText>
        </w:r>
      </w:del>
      <w:ins w:id="21" w:author="Clause Diff" w:date="2026-10-09T06:24:30Z">
        <w:r>
          <w:t xml:space="preserve">New York, and each party waives its right to a jury trial.</w:t>
        </w:r>
      </w:ins>
    </w:p>
    <w:p>
      <w:commentRangeStart w:id="8"/>
      <w:commentRangeStart w:id="9"/>
      <w:ins w:id="22" w:author="Clause Diff" w:date="2026-10-09T06:24:30Z">
        <w:r>
          <w:t xml:space="preserve">7. Assignment</w:t>
        </w:r>
      </w:ins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</w:p>
    <w:p>
      <w:ins w:id="23" w:author="Clause Diff" w:date="2026-10-09T06:24:30Z">
        <w:r>
          <w:t xml:space="preserve">Contractor may assign this Agreement without the consent of Client.</w:t>
        </w:r>
      </w:ins>
    </w:p>
    <w:sectPr>
      <w:pgSz w:w="12240" w:h="15840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>
  <w:comment w:id="1" w:author="Clause Diff" w:date="2026-10-09T06:24:30Z" w:initials="CD">
    <w:p>
      <w:r>
        <w:t xml:space="preserve">Auto-renewal. Matched “shall automatically renew”. The revised clause renews on its own unless someone gives notice. Matched “shall automatically renew”.</w:t>
      </w:r>
    </w:p>
  </w:comment>
  <w:comment w:id="2" w:author="Clause Diff" w:date="2026-10-09T06:24:30Z" w:initials="CD">
    <w:p>
      <w:r>
        <w:t xml:space="preserve">Shortened limitation period. The stated period moved from “six (6) months” to “one (1) month”. Matched “one (1) month”.</w:t>
      </w:r>
    </w:p>
  </w:comment>
  <w:comment w:id="3" w:author="Clause Diff" w:date="2026-10-09T06:24:30Z" w:initials="CD">
    <w:p>
      <w:r>
        <w:t xml:space="preserve">Wording narrowed. The revised wording adds a limit or swaps a hard duty for a softer one. Pattern only — not a legal conclusion.</w:t>
      </w:r>
    </w:p>
  </w:comment>
  <w:comment w:id="4" w:author="Clause Diff" w:date="2026-10-09T06:24:30Z" w:initials="CD">
    <w:p>
      <w:r>
        <w:t xml:space="preserve">Clause added. This clause has no counterpart in the original.</w:t>
      </w:r>
    </w:p>
  </w:comment>
  <w:comment w:id="5" w:author="Clause Diff" w:date="2026-10-09T06:24:30Z" w:initials="CD">
    <w:p>
      <w:r>
        <w:t xml:space="preserve">Clause removed. This clause does not appear in the revised draft.</w:t>
      </w:r>
    </w:p>
  </w:comment>
  <w:comment w:id="6" w:author="Clause Diff" w:date="2026-10-09T06:24:30Z" w:initials="CD">
    <w:p>
      <w:r>
        <w:t xml:space="preserve">Waiver of jury trial. Matched “waives its right to a jury trial”. Matched “waives its right to a jury trial”.</w:t>
      </w:r>
    </w:p>
  </w:comment>
  <w:comment w:id="7" w:author="Clause Diff" w:date="2026-10-09T06:24:30Z" w:initials="CD">
    <w:p>
      <w:r>
        <w:t xml:space="preserve">Governing law swap. Governing law moved from Illinois to New York. Matched “New York”.</w:t>
      </w:r>
    </w:p>
  </w:comment>
  <w:comment w:id="8" w:author="Clause Diff" w:date="2026-10-09T06:24:30Z" w:initials="CD">
    <w:p>
      <w:r>
        <w:t xml:space="preserve">Clause added. This clause has no counterpart in the original.</w:t>
      </w:r>
    </w:p>
  </w:comment>
  <w:comment w:id="9" w:author="Clause Diff" w:date="2026-10-09T06:24:30Z" w:initials="CD">
    <w:p>
      <w:r>
        <w:t xml:space="preserve">Assignment without consent. The revised text lets a party assign without the other party's consent. Matched “Assignment Contractor may assign this Agreement without the consent of Client”.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