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r>
        <w:t xml:space="preserve">1. Purpose</w:t>
      </w:r>
    </w:p>
    <w:p>
      <w:r>
        <w:t xml:space="preserve">The parties wish to evaluate a possible business relationship and may share non-public information for that purpose only.</w:t>
      </w:r>
    </w:p>
    <w:p>
      <w:commentRangeStart w:id="1"/>
      <w:commentRangeStart w:id="2"/>
      <w:r>
        <w:t xml:space="preserve">2. Confidential Information</w:t>
      </w:r>
      <w:commentRangeEnd w:id="1"/>
      <w:r>
        <w:rPr>
          <w:rStyle w:val="CommentReference"/>
        </w:rPr>
        <w:commentReference w:id="1"/>
      </w:r>
      <w:commentRangeEnd w:id="2"/>
      <w:r>
        <w:rPr>
          <w:rStyle w:val="CommentReference"/>
        </w:rPr>
        <w:commentReference w:id="2"/>
      </w:r>
    </w:p>
    <w:p>
      <w:r>
        <w:t xml:space="preserve">"Confidential Information" means </w:t>
      </w:r>
      <w:ins w:id="18" w:author="Clause Diff" w:date="2026-10-09T06:24:30Z">
        <w:r>
          <w:t xml:space="preserve">any and all </w:t>
        </w:r>
      </w:ins>
      <w:r>
        <w:t xml:space="preserve">non-public </w:t>
      </w:r>
      <w:del w:id="19" w:author="Clause Diff" w:date="2026-10-09T06:24:30Z">
        <w:r>
          <w:delText xml:space="preserve">business</w:delText>
        </w:r>
      </w:del>
      <w:ins w:id="20" w:author="Clause Diff" w:date="2026-10-09T06:24:30Z">
        <w:r>
          <w:t xml:space="preserve">business,</w:t>
        </w:r>
      </w:ins>
      <w:r>
        <w:t xml:space="preserve"> </w:t>
      </w:r>
      <w:ins w:id="21" w:author="Clause Diff" w:date="2026-10-09T06:24:30Z">
        <w:r>
          <w:t xml:space="preserve">technical, and financial </w:t>
        </w:r>
      </w:ins>
      <w:r>
        <w:t xml:space="preserve">information disclosed by either party, </w:t>
      </w:r>
      <w:ins w:id="22" w:author="Clause Diff" w:date="2026-10-09T06:24:30Z">
        <w:r>
          <w:t xml:space="preserve">including without limitation notes and derivatives, </w:t>
        </w:r>
      </w:ins>
      <w:r>
        <w:t xml:space="preserve">excluding information that is or becomes public other than by breach of this Agreement.</w:t>
      </w:r>
    </w:p>
    <w:p>
      <w:commentRangeStart w:id="3"/>
      <w:r>
        <w:t xml:space="preserve">3. Obligations</w:t>
      </w:r>
      <w:commentRangeEnd w:id="3"/>
      <w:r>
        <w:rPr>
          <w:rStyle w:val="CommentReference"/>
        </w:rPr>
        <w:commentReference w:id="3"/>
      </w:r>
    </w:p>
    <w:p>
      <w:r>
        <w:t xml:space="preserve">The Receiving Party shall protect Confidential Information using reasonable care and shall use it only for the Purpose.</w:t>
      </w:r>
      <w:moveToRangeStart w:id="23" w:author="Clause Diff" w:date="2026-10-09T06:24:30Z" w:name="sna29d2fe3"/>
      <w:moveTo w:id="24" w:author="Clause Diff" w:date="2026-10-09T06:24:30Z">
        <w:r>
          <w:t xml:space="preserve"> Upon request, the Receiving Party shall return or destroy all Confidential Information.</w:t>
        </w:r>
      </w:moveTo>
      <w:moveToRangeEnd w:id="23"/>
    </w:p>
    <w:p>
      <w:moveToRangeStart w:id="25" w:author="Clause Diff" w:date="2026-10-09T06:24:30Z" w:name="mva224f066"/>
      <w:commentRangeStart w:id="4"/>
      <w:del w:id="26" w:author="Clause Diff" w:date="2026-10-09T06:24:30Z">
        <w:r>
          <w:delText xml:space="preserve">9.</w:delText>
        </w:r>
      </w:del>
      <w:ins w:id="27" w:author="Clause Diff" w:date="2026-10-09T06:24:30Z">
        <w:r>
          <w:t xml:space="preserve">4.</w:t>
        </w:r>
      </w:ins>
      <w:r>
        <w:t xml:space="preserve"> Notices</w:t>
      </w:r>
      <w:commentRangeEnd w:id="4"/>
      <w:r>
        <w:rPr>
          <w:rStyle w:val="CommentReference"/>
        </w:rPr>
        <w:commentReference w:id="4"/>
      </w:r>
    </w:p>
    <w:p>
      <w:r>
        <w:t xml:space="preserve">Notices shall be sent by </w:t>
      </w:r>
      <w:del w:id="28" w:author="Clause Diff" w:date="2026-10-09T06:24:30Z">
        <w:r>
          <w:delText xml:space="preserve">certified</w:delText>
        </w:r>
      </w:del>
      <w:ins w:id="29" w:author="Clause Diff" w:date="2026-10-09T06:24:30Z">
        <w:r>
          <w:t xml:space="preserve">overnight</w:t>
        </w:r>
      </w:ins>
      <w:r>
        <w:t xml:space="preserve"> </w:t>
      </w:r>
      <w:del w:id="30" w:author="Clause Diff" w:date="2026-10-09T06:24:30Z">
        <w:r>
          <w:delText xml:space="preserve">mail</w:delText>
        </w:r>
      </w:del>
      <w:ins w:id="31" w:author="Clause Diff" w:date="2026-10-09T06:24:30Z">
        <w:r>
          <w:t xml:space="preserve">courier</w:t>
        </w:r>
      </w:ins>
      <w:r>
        <w:t xml:space="preserve"> to the addresses on the signature page.</w:t>
      </w:r>
      <w:moveToRangeEnd w:id="25"/>
    </w:p>
    <w:p>
      <w:commentRangeStart w:id="5"/>
      <w:commentRangeStart w:id="6"/>
      <w:del w:id="32" w:author="Clause Diff" w:date="2026-10-09T06:24:30Z">
        <w:r>
          <w:delText xml:space="preserve">4.</w:delText>
        </w:r>
      </w:del>
      <w:ins w:id="33" w:author="Clause Diff" w:date="2026-10-09T06:24:30Z">
        <w:r>
          <w:t xml:space="preserve">5.</w:t>
        </w:r>
      </w:ins>
      <w:r>
        <w:t xml:space="preserve"> Term</w:t>
      </w:r>
      <w:commentRangeEnd w:id="5"/>
      <w:r>
        <w:rPr>
          <w:rStyle w:val="CommentReference"/>
        </w:rPr>
        <w:commentReference w:id="5"/>
      </w:r>
      <w:commentRangeEnd w:id="6"/>
      <w:r>
        <w:rPr>
          <w:rStyle w:val="CommentReference"/>
        </w:rPr>
        <w:commentReference w:id="6"/>
      </w:r>
    </w:p>
    <w:p>
      <w:ins w:id="34" w:author="Clause Diff" w:date="2026-10-09T06:24:30Z">
        <w:r>
          <w:t xml:space="preserve">This Agreement remains in effect for one (1) year from the Effective Date and shall automatically renew for successive one (1) year terms unless either party gives written notice of non-renewal at least thirty (30) days before the then-current term ends.</w:t>
        </w:r>
      </w:ins>
      <w:del w:id="35" w:author="Clause Diff" w:date="2026-10-09T06:24:30Z">
        <w:r>
          <w:delText xml:space="preserve"> This Agreement remains in effect for two (2) years from the Effective Date.</w:delText>
        </w:r>
      </w:del>
    </w:p>
    <w:p>
      <w:commentRangeStart w:id="7"/>
      <w:moveFromRangeStart w:id="36" w:author="Clause Diff" w:date="2026-10-09T06:24:30Z" w:name="snbe7ca6b3"/>
      <w:moveFrom w:id="37" w:author="Clause Diff" w:date="2026-10-09T06:24:30Z">
        <w:r>
          <w:delText xml:space="preserve">5. Return of Materials</w:delText>
        </w:r>
      </w:moveFrom>
      <w:moveFromRangeEnd w:id="36"/>
      <w:commentRangeEnd w:id="7"/>
      <w:r>
        <w:rPr>
          <w:rStyle w:val="CommentReference"/>
        </w:rPr>
        <w:commentReference w:id="7"/>
      </w:r>
    </w:p>
    <w:p>
      <w:moveFromRangeStart w:id="38" w:author="Clause Diff" w:date="2026-10-09T06:24:30Z" w:name="sna29d2fe3"/>
      <w:moveFrom w:id="39" w:author="Clause Diff" w:date="2026-10-09T06:24:30Z">
        <w:r>
          <w:delText xml:space="preserve">Upon request, the Receiving Party shall return or destroy all Confidential Information.</w:delText>
        </w:r>
      </w:moveFrom>
      <w:moveFromRangeEnd w:id="38"/>
    </w:p>
    <w:p>
      <w:commentRangeStart w:id="8"/>
      <w:commentRangeStart w:id="9"/>
      <w:commentRangeStart w:id="10"/>
      <w:r>
        <w:t xml:space="preserve">6. Indemnity</w:t>
      </w:r>
      <w:commentRangeEnd w:id="8"/>
      <w:r>
        <w:rPr>
          <w:rStyle w:val="CommentReference"/>
        </w:rPr>
        <w:commentReference w:id="8"/>
      </w:r>
      <w:commentRangeEnd w:id="9"/>
      <w:r>
        <w:rPr>
          <w:rStyle w:val="CommentReference"/>
        </w:rPr>
        <w:commentReference w:id="9"/>
      </w:r>
      <w:commentRangeEnd w:id="10"/>
      <w:r>
        <w:rPr>
          <w:rStyle w:val="CommentReference"/>
        </w:rPr>
        <w:commentReference w:id="10"/>
      </w:r>
    </w:p>
    <w:p>
      <w:del w:id="40" w:author="Clause Diff" w:date="2026-10-09T06:24:30Z">
        <w:r>
          <w:delText xml:space="preserve">Each</w:delText>
        </w:r>
      </w:del>
      <w:ins w:id="41" w:author="Clause Diff" w:date="2026-10-09T06:24:30Z">
        <w:r>
          <w:t xml:space="preserve">The</w:t>
        </w:r>
      </w:ins>
      <w:r>
        <w:t xml:space="preserve"> </w:t>
      </w:r>
      <w:del w:id="42" w:author="Clause Diff" w:date="2026-10-09T06:24:30Z">
        <w:r>
          <w:delText xml:space="preserve">party</w:delText>
        </w:r>
      </w:del>
      <w:ins w:id="43" w:author="Clause Diff" w:date="2026-10-09T06:24:30Z">
        <w:r>
          <w:t xml:space="preserve">Receiving</w:t>
        </w:r>
      </w:ins>
      <w:r>
        <w:t xml:space="preserve"> </w:t>
      </w:r>
      <w:ins w:id="44" w:author="Clause Diff" w:date="2026-10-09T06:24:30Z">
        <w:r>
          <w:t xml:space="preserve">Party </w:t>
        </w:r>
      </w:ins>
      <w:r>
        <w:t xml:space="preserve">shall indemnify the </w:t>
      </w:r>
      <w:del w:id="45" w:author="Clause Diff" w:date="2026-10-09T06:24:30Z">
        <w:r>
          <w:delText xml:space="preserve">other</w:delText>
        </w:r>
      </w:del>
      <w:ins w:id="46" w:author="Clause Diff" w:date="2026-10-09T06:24:30Z">
        <w:r>
          <w:t xml:space="preserve">Disclosing</w:t>
        </w:r>
      </w:ins>
      <w:r>
        <w:t xml:space="preserve"> </w:t>
      </w:r>
      <w:ins w:id="47" w:author="Clause Diff" w:date="2026-10-09T06:24:30Z">
        <w:r>
          <w:t xml:space="preserve">Party </w:t>
        </w:r>
      </w:ins>
      <w:r>
        <w:t xml:space="preserve">against </w:t>
      </w:r>
      <w:del w:id="48" w:author="Clause Diff" w:date="2026-10-09T06:24:30Z">
        <w:r>
          <w:delText xml:space="preserve">third-party</w:delText>
        </w:r>
      </w:del>
      <w:ins w:id="49" w:author="Clause Diff" w:date="2026-10-09T06:24:30Z">
        <w:r>
          <w:t xml:space="preserve">any</w:t>
        </w:r>
      </w:ins>
      <w:r>
        <w:t xml:space="preserve"> </w:t>
      </w:r>
      <w:ins w:id="50" w:author="Clause Diff" w:date="2026-10-09T06:24:30Z">
        <w:r>
          <w:t xml:space="preserve">and all </w:t>
        </w:r>
      </w:ins>
      <w:r>
        <w:t xml:space="preserve">claims arising from its breach of this </w:t>
      </w:r>
      <w:del w:id="51" w:author="Clause Diff" w:date="2026-10-09T06:24:30Z">
        <w:r>
          <w:delText xml:space="preserve">Agreement.</w:delText>
        </w:r>
      </w:del>
      <w:ins w:id="52" w:author="Clause Diff" w:date="2026-10-09T06:24:30Z">
        <w:r>
          <w:t xml:space="preserve">Agreement, and its liability shall be unlimited for consequential damages.</w:t>
        </w:r>
      </w:ins>
    </w:p>
    <w:p>
      <w:commentRangeStart w:id="11"/>
      <w:commentRangeStart w:id="12"/>
      <w:r>
        <w:t xml:space="preserve">7. Assignment</w:t>
      </w:r>
      <w:commentRangeEnd w:id="11"/>
      <w:r>
        <w:rPr>
          <w:rStyle w:val="CommentReference"/>
        </w:rPr>
        <w:commentReference w:id="11"/>
      </w:r>
      <w:commentRangeEnd w:id="12"/>
      <w:r>
        <w:rPr>
          <w:rStyle w:val="CommentReference"/>
        </w:rPr>
        <w:commentReference w:id="12"/>
      </w:r>
    </w:p>
    <w:p>
      <w:del w:id="53" w:author="Clause Diff" w:date="2026-10-09T06:24:30Z">
        <w:r>
          <w:delText xml:space="preserve">Neither</w:delText>
        </w:r>
      </w:del>
      <w:ins w:id="54" w:author="Clause Diff" w:date="2026-10-09T06:24:30Z">
        <w:r>
          <w:t xml:space="preserve">The</w:t>
        </w:r>
      </w:ins>
      <w:r>
        <w:t xml:space="preserve"> </w:t>
      </w:r>
      <w:del w:id="55" w:author="Clause Diff" w:date="2026-10-09T06:24:30Z">
        <w:r>
          <w:delText xml:space="preserve">party</w:delText>
        </w:r>
      </w:del>
      <w:ins w:id="56" w:author="Clause Diff" w:date="2026-10-09T06:24:30Z">
        <w:r>
          <w:t xml:space="preserve">Disclosing</w:t>
        </w:r>
      </w:ins>
      <w:r>
        <w:t xml:space="preserve"> </w:t>
      </w:r>
      <w:ins w:id="57" w:author="Clause Diff" w:date="2026-10-09T06:24:30Z">
        <w:r>
          <w:t xml:space="preserve">Party </w:t>
        </w:r>
      </w:ins>
      <w:r>
        <w:t xml:space="preserve">may assign this Agreement without the </w:t>
      </w:r>
      <w:del w:id="58" w:author="Clause Diff" w:date="2026-10-09T06:24:30Z">
        <w:r>
          <w:delText xml:space="preserve">prior written </w:delText>
        </w:r>
      </w:del>
      <w:r>
        <w:t xml:space="preserve">consent of the </w:t>
      </w:r>
      <w:del w:id="59" w:author="Clause Diff" w:date="2026-10-09T06:24:30Z">
        <w:r>
          <w:delText xml:space="preserve">other</w:delText>
        </w:r>
      </w:del>
      <w:ins w:id="60" w:author="Clause Diff" w:date="2026-10-09T06:24:30Z">
        <w:r>
          <w:t xml:space="preserve">Receiving</w:t>
        </w:r>
      </w:ins>
      <w:r>
        <w:t xml:space="preserve"> </w:t>
      </w:r>
      <w:del w:id="61" w:author="Clause Diff" w:date="2026-10-09T06:24:30Z">
        <w:r>
          <w:delText xml:space="preserve">party.</w:delText>
        </w:r>
      </w:del>
      <w:ins w:id="62" w:author="Clause Diff" w:date="2026-10-09T06:24:30Z">
        <w:r>
          <w:t xml:space="preserve">Party, including to an affiliate.</w:t>
        </w:r>
      </w:ins>
    </w:p>
    <w:p>
      <w:commentRangeStart w:id="13"/>
      <w:commentRangeStart w:id="14"/>
      <w:r>
        <w:t xml:space="preserve">8. Governing Law</w:t>
      </w:r>
      <w:commentRangeEnd w:id="13"/>
      <w:r>
        <w:rPr>
          <w:rStyle w:val="CommentReference"/>
        </w:rPr>
        <w:commentReference w:id="13"/>
      </w:r>
      <w:commentRangeEnd w:id="14"/>
      <w:r>
        <w:rPr>
          <w:rStyle w:val="CommentReference"/>
        </w:rPr>
        <w:commentReference w:id="14"/>
      </w:r>
    </w:p>
    <w:p>
      <w:r>
        <w:t xml:space="preserve">This Agreement is governed by the laws of the State of </w:t>
      </w:r>
      <w:del w:id="63" w:author="Clause Diff" w:date="2026-10-09T06:24:30Z">
        <w:r>
          <w:delText xml:space="preserve">Delaware.</w:delText>
        </w:r>
      </w:del>
      <w:ins w:id="64" w:author="Clause Diff" w:date="2026-10-09T06:24:30Z">
        <w:r>
          <w:t xml:space="preserve">New York, and each party waives its right to a jury trial.</w:t>
        </w:r>
      </w:ins>
    </w:p>
    <w:p>
      <w:moveFromRangeStart w:id="65" w:author="Clause Diff" w:date="2026-10-09T06:24:30Z" w:name="mva224f066"/>
      <w:moveFrom w:id="66" w:author="Clause Diff" w:date="2026-10-09T06:24:30Z">
        <w:r>
          <w:delText xml:space="preserve">9. Notices</w:delText>
        </w:r>
      </w:moveFrom>
    </w:p>
    <w:p>
      <w:moveFrom w:id="67" w:author="Clause Diff" w:date="2026-10-09T06:24:30Z">
        <w:r>
          <w:delText xml:space="preserve">Notices shall be sent by certified mail to the addresses on the signature page.</w:delText>
        </w:r>
      </w:moveFrom>
      <w:moveFromRangeEnd w:id="65"/>
    </w:p>
    <w:p>
      <w:commentRangeStart w:id="16"/>
      <w:commentRangeStart w:id="17"/>
      <w:del w:id="68" w:author="Clause Diff" w:date="2026-10-09T06:24:30Z">
        <w:r>
          <w:delText xml:space="preserve">10.</w:delText>
        </w:r>
      </w:del>
      <w:ins w:id="69" w:author="Clause Diff" w:date="2026-10-09T06:24:30Z">
        <w:r>
          <w:t xml:space="preserve">9.</w:t>
        </w:r>
      </w:ins>
      <w:r>
        <w:t xml:space="preserve"> Entire Agreement</w:t>
      </w:r>
      <w:commentRangeEnd w:id="16"/>
      <w:r>
        <w:rPr>
          <w:rStyle w:val="CommentReference"/>
        </w:rPr>
        <w:commentReference w:id="16"/>
      </w:r>
      <w:commentRangeEnd w:id="17"/>
      <w:r>
        <w:rPr>
          <w:rStyle w:val="CommentReference"/>
        </w:rPr>
        <w:commentReference w:id="17"/>
      </w:r>
    </w:p>
    <w:p>
      <w:r>
        <w:t xml:space="preserve">This Agreement, including Section 9, is the entire agreement between the parties and supersedes prior discussions about the same subject.</w:t>
      </w:r>
    </w:p>
    <w:sectPr>
      <w:pgSz w:w="12240" w:h="15840"/>
      <w:pgMar w:top="1134" w:right="1134" w:bottom="1134" w:left="1134"/>
    </w:sectPr>
  </w:body>
</w:document>
</file>

<file path=word/comments.xml><?xml version="1.0" encoding="utf-8"?>
<w:comments xmlns:w="http://schemas.openxmlformats.org/wordprocessingml/2006/main">
  <w:comment w:id="1" w:author="Clause Diff" w:date="2026-10-09T06:24:30Z" w:initials="CD">
    <w:p>
      <w:r>
        <w:t xml:space="preserve">Defined term edited. “Confidential Information” does not mean the same thing it meant in the original. Matched “Confidential Information”.</w:t>
      </w:r>
    </w:p>
  </w:comment>
  <w:comment w:id="2" w:author="Clause Diff" w:date="2026-10-09T06:24:30Z" w:initials="CD">
    <w:p>
      <w:r>
        <w:t xml:space="preserve">Wording broadened. The revised wording adds expansive phrases or drops a limit. Pattern only — not a legal conclusion.</w:t>
      </w:r>
    </w:p>
  </w:comment>
  <w:comment w:id="3" w:author="Clause Diff" w:date="2026-10-09T06:24:30Z" w:initials="CD">
    <w:p>
      <w:r>
        <w:t xml:space="preserve">Sentence moved. A full sentence left one clause and landed in another. It is marked as a move, not as a fresh insertion.</w:t>
      </w:r>
    </w:p>
  </w:comment>
  <w:comment w:id="4" w:author="Clause Diff" w:date="2026-10-09T06:24:30Z" w:initials="CD">
    <w:p>
      <w:r>
        <w:t xml:space="preserve">Clause moved. “Notices” moved from §9 Notices to §4 Notices.</w:t>
      </w:r>
    </w:p>
  </w:comment>
  <w:comment w:id="5" w:author="Clause Diff" w:date="2026-10-09T06:24:30Z" w:initials="CD">
    <w:p>
      <w:r>
        <w:t xml:space="preserve">Auto-renewal. Matched “shall automatically renew”. The revised clause renews on its own unless someone gives notice. Matched “shall automatically renew”.</w:t>
      </w:r>
    </w:p>
  </w:comment>
  <w:comment w:id="6" w:author="Clause Diff" w:date="2026-10-09T06:24:30Z" w:initials="CD">
    <w:p>
      <w:r>
        <w:t xml:space="preserve">Shortened limitation period. The stated period moved from “two (2) years” to “one (1) year”. Matched “one (1) year”.</w:t>
      </w:r>
    </w:p>
  </w:comment>
  <w:comment w:id="7" w:author="Clause Diff" w:date="2026-10-09T06:24:30Z" w:initials="CD">
    <w:p>
      <w:r>
        <w:t xml:space="preserve">Sentence moved. Every sentence in this clause was carried into another clause. Nothing was simply deleted.</w:t>
      </w:r>
    </w:p>
  </w:comment>
  <w:comment w:id="8" w:author="Clause Diff" w:date="2026-10-09T06:24:30Z" w:initials="CD">
    <w:p>
      <w:r>
        <w:t xml:space="preserve">Unlimited liability. Matched “liability shall be unlimited”. A cap that used to apply is gone, or liability is stated as unlimited. Matched “liability shall be unlimited”.</w:t>
      </w:r>
    </w:p>
  </w:comment>
  <w:comment w:id="9" w:author="Clause Diff" w:date="2026-10-09T06:24:30Z" w:initials="CD">
    <w:p>
      <w:r>
        <w:t xml:space="preserve">One-way indemnity. Only one side indemnifies. The original was mutual, or had no indemnity. Matched “Indemnity The Receiving Party shall indemnify the Disclosing Party against any and all claims arising from its breach of this Agreement, and its liability shall be unlimited for consequential damages”.</w:t>
      </w:r>
    </w:p>
  </w:comment>
  <w:comment w:id="10" w:author="Clause Diff" w:date="2026-10-09T06:24:30Z" w:initials="CD">
    <w:p>
      <w:r>
        <w:t xml:space="preserve">Wording broadened. The revised wording adds expansive phrases or drops a limit. Pattern only — not a legal conclusion.</w:t>
      </w:r>
    </w:p>
  </w:comment>
  <w:comment w:id="11" w:author="Clause Diff" w:date="2026-10-09T06:24:30Z" w:initials="CD">
    <w:p>
      <w:r>
        <w:t xml:space="preserve">Assignment without consent. The revised text lets a party assign without the other party's consent. Matched “Assignment The Disclosing Party may assign this Agreement without the consent of the Receiving Party, including to an affiliate”.</w:t>
      </w:r>
    </w:p>
  </w:comment>
  <w:comment w:id="12" w:author="Clause Diff" w:date="2026-10-09T06:24:30Z" w:initials="CD">
    <w:p>
      <w:r>
        <w:t xml:space="preserve">Wording broadened. The revised wording adds expansive phrases or drops a limit. Pattern only — not a legal conclusion.</w:t>
      </w:r>
    </w:p>
  </w:comment>
  <w:comment w:id="13" w:author="Clause Diff" w:date="2026-10-09T06:24:30Z" w:initials="CD">
    <w:p>
      <w:r>
        <w:t xml:space="preserve">Waiver of jury trial. Matched “waives its right to a jury trial”. Matched “waives its right to a jury trial”.</w:t>
      </w:r>
    </w:p>
  </w:comment>
  <w:comment w:id="14" w:author="Clause Diff" w:date="2026-10-09T06:24:30Z" w:initials="CD">
    <w:p>
      <w:r>
        <w:t xml:space="preserve">Governing law swap. Governing law moved from Delaware to New York. Matched “New York”.</w:t>
      </w:r>
    </w:p>
  </w:comment>
  <w:comment w:id="15" w:author="Clause Diff" w:date="2026-10-09T06:24:30Z" w:initials="CD">
    <w:p>
      <w:r>
        <w:t xml:space="preserve">Moved from here. This clause now sits at §4 Notices.</w:t>
      </w:r>
    </w:p>
  </w:comment>
  <w:comment w:id="16" w:author="Clause Diff" w:date="2026-10-09T06:24:30Z" w:initials="CD">
    <w:p>
      <w:r>
        <w:t xml:space="preserve">Stale cross-reference. “Section 9” still uses the old number. Section 9 is now “Entire Agreement”. In the original it was “Notices”. Matched “Section 9”.</w:t>
      </w:r>
    </w:p>
  </w:comment>
  <w:comment w:id="17" w:author="Clause Diff" w:date="2026-10-09T06:24:30Z" w:initials="CD">
    <w:p>
      <w:r>
        <w:t xml:space="preserve">Renumbered. Was §10 Entire Agreement. The words did not change.</w:t>
      </w:r>
    </w:p>
  </w:comment>
</w:comments>
</file>

<file path=word/settings.xml><?xml version="1.0" encoding="utf-8"?>
<w:settings xmlns:w="http://schemas.openxmlformats.org/wordprocessingml/2006/main">
  <w:trackRevisions/>
</w:settings>
</file>

<file path=word/styles.xml><?xml version="1.0" encoding="utf-8"?>
<w:styles xmlns:w="http://schemas.openxmlformats.org/wordprocessingml/2006/main">
  <w:style w:type="paragraph" w:default="1" w:styleId="Normal">
    <w:name w:val="Normal"/>
    <w:rPr>
      <w:sz w:val="22"/>
    </w:rPr>
  </w:style>
  <w:style w:type="character" w:styleId="CommentReference">
    <w:name w:val="annotation reference"/>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comments" Target="comments.xml"/>
</Relationships>
</file>