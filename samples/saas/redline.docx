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1. Services</w:t>
      </w:r>
    </w:p>
    <w:p>
      <w:r>
        <w:t xml:space="preserve">Northline Software Ltd will provide the hosted workspace described in this Order Form to the Customer.</w:t>
      </w:r>
    </w:p>
    <w:p>
      <w:r>
        <w:t xml:space="preserve">2. Fees</w:t>
      </w:r>
    </w:p>
    <w:p>
      <w:r>
        <w:t xml:space="preserve">The Customer shall pay </w:t>
      </w:r>
      <w:del w:id="9" w:author="Clause Diff" w:date="2026-10-09T07:22:46Z">
        <w:r>
          <w:delText xml:space="preserve">£18,000</w:delText>
        </w:r>
      </w:del>
      <w:ins w:id="10" w:author="Clause Diff" w:date="2026-10-09T07:22:46Z">
        <w:r>
          <w:t xml:space="preserve">£24,000</w:t>
        </w:r>
      </w:ins>
      <w:r>
        <w:t xml:space="preserve"> per year, plus VAT, due 30 days from the invoice date.</w:t>
      </w:r>
    </w:p>
    <w:p>
      <w:commentRangeStart w:id="1"/>
      <w:r>
        <w:t xml:space="preserve">3. Term</w:t>
      </w:r>
      <w:commentRangeEnd w:id="1"/>
      <w:r>
        <w:rPr>
          <w:rStyle w:val="CommentReference"/>
        </w:rPr>
        <w:commentReference w:id="1"/>
      </w:r>
    </w:p>
    <w:p>
      <w:ins w:id="11" w:author="Clause Diff" w:date="2026-10-09T07:22:46Z">
        <w:r>
          <w:t xml:space="preserve">The initial term is twelve (12) months and shall automatically renew for successive twelve (12) month terms unless Customer gives written notice of non-renewal.</w:t>
        </w:r>
      </w:ins>
      <w:del w:id="12" w:author="Clause Diff" w:date="2026-10-09T07:22:46Z">
        <w:r>
          <w:delText xml:space="preserve"> The initial term is twelve (12) months and does not automatically renew.</w:delText>
        </w:r>
      </w:del>
    </w:p>
    <w:p>
      <w:commentRangeStart w:id="2"/>
      <w:commentRangeStart w:id="3"/>
      <w:r>
        <w:t xml:space="preserve">4. Limitation of Liability</w:t>
      </w:r>
      <w:commentRangeEnd w:id="2"/>
      <w:r>
        <w:rPr>
          <w:rStyle w:val="CommentReference"/>
        </w:rPr>
        <w:commentReference w:id="2"/>
      </w:r>
      <w:commentRangeEnd w:id="3"/>
      <w:r>
        <w:rPr>
          <w:rStyle w:val="CommentReference"/>
        </w:rPr>
        <w:commentReference w:id="3"/>
      </w:r>
    </w:p>
    <w:p>
      <w:ins w:id="13" w:author="Clause Diff" w:date="2026-10-09T07:22:46Z">
        <w:r>
          <w:t xml:space="preserve">The Customer's liability shall be unlimited.</w:t>
        </w:r>
      </w:ins>
      <w:del w:id="14" w:author="Clause Diff" w:date="2026-10-09T07:22:46Z">
        <w:r>
          <w:delText xml:space="preserve"> Vendor's</w:delText>
        </w:r>
      </w:del>
      <w:ins w:id="15" w:author="Clause Diff" w:date="2026-10-09T07:22:46Z">
        <w:r>
          <w:t xml:space="preserve">The</w:t>
        </w:r>
      </w:ins>
      <w:r>
        <w:t xml:space="preserve"> </w:t>
      </w:r>
      <w:ins w:id="16" w:author="Clause Diff" w:date="2026-10-09T07:22:46Z">
        <w:r>
          <w:t xml:space="preserve">Supplier's </w:t>
        </w:r>
      </w:ins>
      <w:r>
        <w:t xml:space="preserve">aggregate liability is capped at the fees paid under this Order in the prior twelve (12) months.</w:t>
      </w:r>
    </w:p>
    <w:p>
      <w:commentRangeStart w:id="4"/>
      <w:commentRangeStart w:id="5"/>
      <w:ins w:id="17" w:author="Clause Diff" w:date="2026-10-09T07:22:46Z">
        <w:r>
          <w:t xml:space="preserve">5. Assignment</w:t>
        </w:r>
      </w:ins>
      <w:commentRangeEnd w:id="4"/>
      <w:r>
        <w:rPr>
          <w:rStyle w:val="CommentReference"/>
        </w:rPr>
        <w:commentReference w:id="4"/>
      </w:r>
      <w:commentRangeEnd w:id="5"/>
      <w:r>
        <w:rPr>
          <w:rStyle w:val="CommentReference"/>
        </w:rPr>
        <w:commentReference w:id="5"/>
      </w:r>
    </w:p>
    <w:p>
      <w:ins w:id="18" w:author="Clause Diff" w:date="2026-10-09T07:22:46Z">
        <w:r>
          <w:t xml:space="preserve">The Supplier may assign this Order without the consent of the Customer.</w:t>
        </w:r>
      </w:ins>
    </w:p>
    <w:p>
      <w:commentRangeStart w:id="6"/>
      <w:commentRangeStart w:id="7"/>
      <w:commentRangeStart w:id="8"/>
      <w:del w:id="19" w:author="Clause Diff" w:date="2026-10-09T07:22:46Z">
        <w:r>
          <w:delText xml:space="preserve">5.</w:delText>
        </w:r>
      </w:del>
      <w:ins w:id="20" w:author="Clause Diff" w:date="2026-10-09T07:22:46Z">
        <w:r>
          <w:t xml:space="preserve">6.</w:t>
        </w:r>
      </w:ins>
      <w:r>
        <w:t xml:space="preserve"> Governing Law</w:t>
      </w:r>
      <w:commentRangeEnd w:id="6"/>
      <w:r>
        <w:rPr>
          <w:rStyle w:val="CommentReference"/>
        </w:rPr>
        <w:commentReference w:id="6"/>
      </w:r>
      <w:commentRangeEnd w:id="7"/>
      <w:r>
        <w:rPr>
          <w:rStyle w:val="CommentReference"/>
        </w:rPr>
        <w:commentReference w:id="7"/>
      </w:r>
      <w:commentRangeEnd w:id="8"/>
      <w:r>
        <w:rPr>
          <w:rStyle w:val="CommentReference"/>
        </w:rPr>
        <w:commentReference w:id="8"/>
      </w:r>
    </w:p>
    <w:p>
      <w:r>
        <w:t xml:space="preserve">This Order is governed by the law of </w:t>
      </w:r>
      <w:del w:id="21" w:author="Clause Diff" w:date="2026-10-09T07:22:46Z">
        <w:r>
          <w:delText xml:space="preserve">England and</w:delText>
        </w:r>
      </w:del>
      <w:ins w:id="22" w:author="Clause Diff" w:date="2026-10-09T07:22:46Z">
        <w:r>
          <w:t xml:space="preserve">New</w:t>
        </w:r>
      </w:ins>
      <w:r>
        <w:t xml:space="preserve"> </w:t>
      </w:r>
      <w:del w:id="23" w:author="Clause Diff" w:date="2026-10-09T07:22:46Z">
        <w:r>
          <w:delText xml:space="preserve">Wales.</w:delText>
        </w:r>
      </w:del>
      <w:ins w:id="24" w:author="Clause Diff" w:date="2026-10-09T07:22:46Z">
        <w:r>
          <w:t xml:space="preserve">York.</w:t>
        </w:r>
      </w:ins>
      <w:r>
        <w:t xml:space="preserve"> The parties submit to the </w:t>
      </w:r>
      <w:del w:id="25" w:author="Clause Diff" w:date="2026-10-09T07:22:46Z">
        <w:r>
          <w:delText xml:space="preserve">exclusive</w:delText>
        </w:r>
      </w:del>
      <w:ins w:id="26" w:author="Clause Diff" w:date="2026-10-09T07:22:46Z">
        <w:r>
          <w:t xml:space="preserve">non-exclusive</w:t>
        </w:r>
      </w:ins>
      <w:r>
        <w:t xml:space="preserve"> jurisdiction of the courts of </w:t>
      </w:r>
      <w:del w:id="27" w:author="Clause Diff" w:date="2026-10-09T07:22:46Z">
        <w:r>
          <w:delText xml:space="preserve">England and</w:delText>
        </w:r>
      </w:del>
      <w:ins w:id="28" w:author="Clause Diff" w:date="2026-10-09T07:22:46Z">
        <w:r>
          <w:t xml:space="preserve">New</w:t>
        </w:r>
      </w:ins>
      <w:r>
        <w:t xml:space="preserve"> </w:t>
      </w:r>
      <w:del w:id="29" w:author="Clause Diff" w:date="2026-10-09T07:22:46Z">
        <w:r>
          <w:delText xml:space="preserve">Wales.</w:delText>
        </w:r>
      </w:del>
      <w:ins w:id="30" w:author="Clause Diff" w:date="2026-10-09T07:22:46Z">
        <w:r>
          <w:t xml:space="preserve">York. Notices under Section 7 shall be sent to the Supplier's current address.</w:t>
        </w:r>
      </w:ins>
    </w:p>
    <w:sectPr>
      <w:pgSz w:w="12240" w:h="15840"/>
      <w:pgMar w:top="1134" w:right="1134" w:bottom="1134" w:left="1134"/>
    </w:sectPr>
  </w:body>
</w:document>
</file>

<file path=word/comments.xml><?xml version="1.0" encoding="utf-8"?>
<w:comments xmlns:w="http://schemas.openxmlformats.org/wordprocessingml/2006/main">
  <w:comment w:id="1" w:author="Clause Diff" w:date="2026-10-09T07:22:46Z" w:initials="CD">
    <w:p>
      <w:r>
        <w:t xml:space="preserve">Auto-renewal. Matched “shall automatically renew”. The revised clause renews on its own unless someone gives notice. Matched “shall automatically renew”.</w:t>
      </w:r>
    </w:p>
  </w:comment>
  <w:comment w:id="2" w:author="Clause Diff" w:date="2026-10-09T07:22:46Z" w:initials="CD">
    <w:p>
      <w:r>
        <w:t xml:space="preserve">Unlimited liability. Matched “liability shall be unlimited”. A cap that used to apply is gone, or liability is stated as unlimited. Matched “liability shall be unlimited”.</w:t>
      </w:r>
    </w:p>
  </w:comment>
  <w:comment w:id="3" w:author="Clause Diff" w:date="2026-10-09T07:22:46Z" w:initials="CD">
    <w:p>
      <w:r>
        <w:t xml:space="preserve">Wording broadened. The revised wording adds expansive phrases or drops a limit.</w:t>
      </w:r>
    </w:p>
  </w:comment>
  <w:comment w:id="4" w:author="Clause Diff" w:date="2026-10-09T07:22:46Z" w:initials="CD">
    <w:p>
      <w:r>
        <w:t xml:space="preserve">Clause added. This clause has no counterpart in the original.</w:t>
      </w:r>
    </w:p>
  </w:comment>
  <w:comment w:id="5" w:author="Clause Diff" w:date="2026-10-09T07:22:46Z" w:initials="CD">
    <w:p>
      <w:r>
        <w:t xml:space="preserve">Assignment without consent. The revised text lets a party assign without the other party's consent. Matched “Assignment The Supplier may assign this Order without the consent of the Customer”.</w:t>
      </w:r>
    </w:p>
  </w:comment>
  <w:comment w:id="6" w:author="Clause Diff" w:date="2026-10-09T07:22:46Z" w:initials="CD">
    <w:p>
      <w:r>
        <w:t xml:space="preserve">Governing law changed. Governing law moved from “England and Wales” to “New York”. Matched “New York”.</w:t>
      </w:r>
    </w:p>
  </w:comment>
  <w:comment w:id="7" w:author="Clause Diff" w:date="2026-10-09T07:22:46Z" w:initials="CD">
    <w:p>
      <w:r>
        <w:t xml:space="preserve">Exclusive jurisdiction dropped. The original submitted to the exclusive jurisdiction of the courts of England and Wales. Matched “non-exclusive jurisdiction of the courts of New York”.</w:t>
      </w:r>
    </w:p>
  </w:comment>
  <w:comment w:id="8" w:author="Clause Diff" w:date="2026-10-09T07:22:46Z" w:initials="CD">
    <w:p>
      <w:r>
        <w:t xml:space="preserve">Broken cross-reference. “Section 7” does not match a section in the revised draft. Matched “Section 7”.</w:t>
      </w:r>
    </w:p>
  </w:comment>
</w:comments>
</file>

<file path=word/settings.xml><?xml version="1.0" encoding="utf-8"?>
<w:settings xmlns:w="http://schemas.openxmlformats.org/wordprocessingml/2006/main">
  <w:trackRevisions/>
</w:settings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</w:rPr>
  </w:style>
  <w:style w:type="character" w:styleId="CommentReference">
    <w:name w:val="annotation reference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3" Type="http://schemas.openxmlformats.org/officeDocument/2006/relationships/comments" Target="comments.xml"/>
</Relationships>
</file>